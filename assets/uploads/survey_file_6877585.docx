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30EC1" w14:textId="77777777" w:rsidR="002C24EF" w:rsidRDefault="002C24EF" w:rsidP="00BF4C05">
      <w:pPr>
        <w:pStyle w:val="xdefault"/>
        <w:shd w:val="clear" w:color="auto" w:fill="FFFFFF"/>
        <w:spacing w:before="0" w:beforeAutospacing="0" w:after="0" w:afterAutospacing="0"/>
        <w:rPr>
          <w:rFonts w:asciiTheme="minorHAnsi" w:hAnsiTheme="minorHAnsi" w:cstheme="minorHAnsi"/>
          <w:iCs/>
          <w:sz w:val="22"/>
          <w:szCs w:val="22"/>
          <w:bdr w:val="none" w:sz="0" w:space="0" w:color="auto" w:frame="1"/>
        </w:rPr>
      </w:pPr>
    </w:p>
    <w:p w14:paraId="34F7ACC7" w14:textId="2277C090" w:rsidR="00BF4C05" w:rsidRPr="007E40D7" w:rsidRDefault="008B504B" w:rsidP="00BF4C05">
      <w:pPr>
        <w:pStyle w:val="xdefault"/>
        <w:shd w:val="clear" w:color="auto" w:fill="FFFFFF"/>
        <w:spacing w:before="0" w:beforeAutospacing="0" w:after="0" w:afterAutospacing="0"/>
        <w:rPr>
          <w:rFonts w:asciiTheme="minorHAnsi" w:hAnsiTheme="minorHAnsi" w:cstheme="minorHAnsi"/>
          <w:sz w:val="22"/>
          <w:szCs w:val="22"/>
        </w:rPr>
      </w:pPr>
      <w:r>
        <w:rPr>
          <w:rFonts w:asciiTheme="minorHAnsi" w:hAnsiTheme="minorHAnsi" w:cstheme="minorHAnsi"/>
          <w:iCs/>
          <w:sz w:val="22"/>
          <w:szCs w:val="22"/>
          <w:bdr w:val="none" w:sz="0" w:space="0" w:color="auto" w:frame="1"/>
        </w:rPr>
        <w:t>Dear (Resident)</w:t>
      </w:r>
    </w:p>
    <w:p w14:paraId="1CAC2C68" w14:textId="77777777" w:rsidR="00BF4C05" w:rsidRPr="007E40D7" w:rsidRDefault="00BF4C05" w:rsidP="00BF4C05">
      <w:pPr>
        <w:pStyle w:val="xdefault"/>
        <w:shd w:val="clear" w:color="auto" w:fill="FFFFFF"/>
        <w:spacing w:before="0" w:beforeAutospacing="0" w:after="0" w:afterAutospacing="0"/>
        <w:rPr>
          <w:rFonts w:asciiTheme="minorHAnsi" w:hAnsiTheme="minorHAnsi" w:cstheme="minorHAnsi"/>
          <w:sz w:val="22"/>
          <w:szCs w:val="22"/>
        </w:rPr>
      </w:pPr>
      <w:r w:rsidRPr="007E40D7">
        <w:rPr>
          <w:rFonts w:asciiTheme="minorHAnsi" w:hAnsiTheme="minorHAnsi" w:cstheme="minorHAnsi"/>
          <w:iCs/>
          <w:sz w:val="22"/>
          <w:szCs w:val="22"/>
          <w:bdr w:val="none" w:sz="0" w:space="0" w:color="auto" w:frame="1"/>
        </w:rPr>
        <w:t> </w:t>
      </w:r>
    </w:p>
    <w:p w14:paraId="14304AA8" w14:textId="4DA46C18" w:rsidR="00BF4C05" w:rsidRPr="007E40D7" w:rsidRDefault="00BF4C05" w:rsidP="00BF4C05">
      <w:pPr>
        <w:pStyle w:val="xdefault"/>
        <w:shd w:val="clear" w:color="auto" w:fill="FFFFFF"/>
        <w:spacing w:before="0" w:beforeAutospacing="0" w:after="0" w:afterAutospacing="0"/>
        <w:rPr>
          <w:rFonts w:asciiTheme="minorHAnsi" w:hAnsiTheme="minorHAnsi" w:cstheme="minorHAnsi"/>
          <w:sz w:val="22"/>
          <w:szCs w:val="22"/>
        </w:rPr>
      </w:pPr>
      <w:r w:rsidRPr="007E40D7">
        <w:rPr>
          <w:rFonts w:asciiTheme="minorHAnsi" w:hAnsiTheme="minorHAnsi" w:cstheme="minorHAnsi"/>
          <w:iCs/>
          <w:sz w:val="22"/>
          <w:szCs w:val="22"/>
          <w:bdr w:val="none" w:sz="0" w:space="0" w:color="auto" w:frame="1"/>
        </w:rPr>
        <w:t xml:space="preserve">In efforts to minimize our carbon footprint, we would like to take this opportunity to </w:t>
      </w:r>
      <w:r w:rsidR="0075326C">
        <w:rPr>
          <w:rFonts w:asciiTheme="minorHAnsi" w:hAnsiTheme="minorHAnsi" w:cstheme="minorHAnsi"/>
          <w:iCs/>
          <w:sz w:val="22"/>
          <w:szCs w:val="22"/>
          <w:bdr w:val="none" w:sz="0" w:space="0" w:color="auto" w:frame="1"/>
        </w:rPr>
        <w:t>make</w:t>
      </w:r>
      <w:r w:rsidRPr="007E40D7">
        <w:rPr>
          <w:rFonts w:asciiTheme="minorHAnsi" w:hAnsiTheme="minorHAnsi" w:cstheme="minorHAnsi"/>
          <w:iCs/>
          <w:sz w:val="22"/>
          <w:szCs w:val="22"/>
          <w:bdr w:val="none" w:sz="0" w:space="0" w:color="auto" w:frame="1"/>
        </w:rPr>
        <w:t xml:space="preserve"> you are aware that </w:t>
      </w:r>
      <w:proofErr w:type="gramStart"/>
      <w:r w:rsidRPr="007E40D7">
        <w:rPr>
          <w:rFonts w:asciiTheme="minorHAnsi" w:hAnsiTheme="minorHAnsi" w:cstheme="minorHAnsi"/>
          <w:iCs/>
          <w:sz w:val="22"/>
          <w:szCs w:val="22"/>
          <w:bdr w:val="none" w:sz="0" w:space="0" w:color="auto" w:frame="1"/>
        </w:rPr>
        <w:t>the we</w:t>
      </w:r>
      <w:proofErr w:type="gramEnd"/>
      <w:r w:rsidRPr="007E40D7">
        <w:rPr>
          <w:rFonts w:asciiTheme="minorHAnsi" w:hAnsiTheme="minorHAnsi" w:cstheme="minorHAnsi"/>
          <w:iCs/>
          <w:sz w:val="22"/>
          <w:szCs w:val="22"/>
          <w:bdr w:val="none" w:sz="0" w:space="0" w:color="auto" w:frame="1"/>
        </w:rPr>
        <w:t xml:space="preserve"> are closely aligned with current waste disposal mandates required by the City of San Francisco</w:t>
      </w:r>
      <w:r w:rsidR="007E40D7" w:rsidRPr="007E40D7">
        <w:rPr>
          <w:rFonts w:asciiTheme="minorHAnsi" w:hAnsiTheme="minorHAnsi" w:cstheme="minorHAnsi"/>
          <w:iCs/>
          <w:sz w:val="22"/>
          <w:szCs w:val="22"/>
          <w:bdr w:val="none" w:sz="0" w:space="0" w:color="auto" w:frame="1"/>
        </w:rPr>
        <w:t>, some of the best practices in the nation</w:t>
      </w:r>
      <w:r w:rsidRPr="007E40D7">
        <w:rPr>
          <w:rFonts w:asciiTheme="minorHAnsi" w:hAnsiTheme="minorHAnsi" w:cstheme="minorHAnsi"/>
          <w:iCs/>
          <w:sz w:val="22"/>
          <w:szCs w:val="22"/>
          <w:bdr w:val="none" w:sz="0" w:space="0" w:color="auto" w:frame="1"/>
        </w:rPr>
        <w:t>.</w:t>
      </w:r>
    </w:p>
    <w:p w14:paraId="1BACBD57" w14:textId="77777777" w:rsidR="00BF4C05" w:rsidRPr="007E40D7" w:rsidRDefault="00BF4C05" w:rsidP="00BF4C05">
      <w:pPr>
        <w:pStyle w:val="xdefault"/>
        <w:shd w:val="clear" w:color="auto" w:fill="FFFFFF"/>
        <w:spacing w:before="0" w:beforeAutospacing="0" w:after="0" w:afterAutospacing="0"/>
        <w:rPr>
          <w:rFonts w:asciiTheme="minorHAnsi" w:hAnsiTheme="minorHAnsi" w:cstheme="minorHAnsi"/>
          <w:sz w:val="22"/>
          <w:szCs w:val="22"/>
        </w:rPr>
      </w:pPr>
      <w:r w:rsidRPr="007E40D7">
        <w:rPr>
          <w:rFonts w:asciiTheme="minorHAnsi" w:hAnsiTheme="minorHAnsi" w:cstheme="minorHAnsi"/>
          <w:iCs/>
          <w:sz w:val="22"/>
          <w:szCs w:val="22"/>
          <w:bdr w:val="none" w:sz="0" w:space="0" w:color="auto" w:frame="1"/>
        </w:rPr>
        <w:t> </w:t>
      </w:r>
    </w:p>
    <w:p w14:paraId="4CE86FD2" w14:textId="594754B4" w:rsidR="00BF4C05" w:rsidRPr="007E40D7" w:rsidRDefault="007E40D7" w:rsidP="00BF4C05">
      <w:pPr>
        <w:pStyle w:val="xdefault"/>
        <w:shd w:val="clear" w:color="auto" w:fill="FFFFFF"/>
        <w:spacing w:before="0" w:beforeAutospacing="0" w:after="0" w:afterAutospacing="0"/>
        <w:rPr>
          <w:rFonts w:asciiTheme="minorHAnsi" w:hAnsiTheme="minorHAnsi" w:cstheme="minorHAnsi"/>
          <w:sz w:val="22"/>
          <w:szCs w:val="22"/>
        </w:rPr>
      </w:pPr>
      <w:r w:rsidRPr="007E40D7">
        <w:rPr>
          <w:rFonts w:asciiTheme="minorHAnsi" w:hAnsiTheme="minorHAnsi" w:cstheme="minorHAnsi"/>
          <w:iCs/>
          <w:sz w:val="22"/>
          <w:szCs w:val="22"/>
          <w:bdr w:val="none" w:sz="0" w:space="0" w:color="auto" w:frame="1"/>
        </w:rPr>
        <w:t>Our building</w:t>
      </w:r>
      <w:r w:rsidR="00BF4C05" w:rsidRPr="007E40D7">
        <w:rPr>
          <w:rFonts w:asciiTheme="minorHAnsi" w:hAnsiTheme="minorHAnsi" w:cstheme="minorHAnsi"/>
          <w:iCs/>
          <w:sz w:val="22"/>
          <w:szCs w:val="22"/>
          <w:bdr w:val="none" w:sz="0" w:space="0" w:color="auto" w:frame="1"/>
        </w:rPr>
        <w:t xml:space="preserve"> is classified as a Large Refuse Generator by the City, and as such, </w:t>
      </w:r>
      <w:r w:rsidR="00B05F0A">
        <w:rPr>
          <w:rFonts w:asciiTheme="minorHAnsi" w:hAnsiTheme="minorHAnsi" w:cstheme="minorHAnsi"/>
          <w:iCs/>
          <w:sz w:val="22"/>
          <w:szCs w:val="22"/>
          <w:bdr w:val="none" w:sz="0" w:space="0" w:color="auto" w:frame="1"/>
        </w:rPr>
        <w:t>we are</w:t>
      </w:r>
      <w:r w:rsidR="00BF4C05" w:rsidRPr="007E40D7">
        <w:rPr>
          <w:rFonts w:asciiTheme="minorHAnsi" w:hAnsiTheme="minorHAnsi" w:cstheme="minorHAnsi"/>
          <w:iCs/>
          <w:sz w:val="22"/>
          <w:szCs w:val="22"/>
          <w:bdr w:val="none" w:sz="0" w:space="0" w:color="auto" w:frame="1"/>
        </w:rPr>
        <w:t xml:space="preserve"> legally required to sort all waste into the following three waste streams:</w:t>
      </w:r>
    </w:p>
    <w:p w14:paraId="0C16B47E" w14:textId="77777777" w:rsidR="00BF4C05" w:rsidRPr="007E40D7" w:rsidRDefault="00BF4C05" w:rsidP="00BF4C05">
      <w:pPr>
        <w:pStyle w:val="xdefault"/>
        <w:shd w:val="clear" w:color="auto" w:fill="FFFFFF"/>
        <w:spacing w:before="0" w:beforeAutospacing="0" w:after="0" w:afterAutospacing="0"/>
        <w:ind w:left="360"/>
        <w:rPr>
          <w:rFonts w:asciiTheme="minorHAnsi" w:hAnsiTheme="minorHAnsi" w:cstheme="minorHAnsi"/>
          <w:sz w:val="22"/>
          <w:szCs w:val="22"/>
        </w:rPr>
      </w:pPr>
      <w:r w:rsidRPr="007E40D7">
        <w:rPr>
          <w:rFonts w:asciiTheme="minorHAnsi" w:hAnsiTheme="minorHAnsi" w:cstheme="minorHAnsi"/>
          <w:b/>
          <w:bCs/>
          <w:iCs/>
          <w:sz w:val="22"/>
          <w:szCs w:val="22"/>
          <w:bdr w:val="none" w:sz="0" w:space="0" w:color="auto" w:frame="1"/>
        </w:rPr>
        <w:t>Recycling</w:t>
      </w:r>
      <w:r w:rsidRPr="007E40D7">
        <w:rPr>
          <w:rFonts w:asciiTheme="minorHAnsi" w:hAnsiTheme="minorHAnsi" w:cstheme="minorHAnsi"/>
          <w:iCs/>
          <w:sz w:val="22"/>
          <w:szCs w:val="22"/>
          <w:bdr w:val="none" w:sz="0" w:space="0" w:color="auto" w:frame="1"/>
        </w:rPr>
        <w:t xml:space="preserve">: Paper, plastic, glass bottles, </w:t>
      </w:r>
      <w:proofErr w:type="gramStart"/>
      <w:r w:rsidRPr="007E40D7">
        <w:rPr>
          <w:rFonts w:asciiTheme="minorHAnsi" w:hAnsiTheme="minorHAnsi" w:cstheme="minorHAnsi"/>
          <w:iCs/>
          <w:sz w:val="22"/>
          <w:szCs w:val="22"/>
          <w:bdr w:val="none" w:sz="0" w:space="0" w:color="auto" w:frame="1"/>
        </w:rPr>
        <w:t>aluminum</w:t>
      </w:r>
      <w:proofErr w:type="gramEnd"/>
      <w:r w:rsidRPr="007E40D7">
        <w:rPr>
          <w:rFonts w:asciiTheme="minorHAnsi" w:hAnsiTheme="minorHAnsi" w:cstheme="minorHAnsi"/>
          <w:iCs/>
          <w:sz w:val="22"/>
          <w:szCs w:val="22"/>
          <w:bdr w:val="none" w:sz="0" w:space="0" w:color="auto" w:frame="1"/>
        </w:rPr>
        <w:t xml:space="preserve"> and other metals.</w:t>
      </w:r>
    </w:p>
    <w:p w14:paraId="5E16FA26" w14:textId="77777777" w:rsidR="00BF4C05" w:rsidRPr="007E40D7" w:rsidRDefault="00BF4C05" w:rsidP="00BF4C05">
      <w:pPr>
        <w:pStyle w:val="xdefault"/>
        <w:shd w:val="clear" w:color="auto" w:fill="FFFFFF"/>
        <w:spacing w:before="0" w:beforeAutospacing="0" w:after="0" w:afterAutospacing="0"/>
        <w:ind w:left="360"/>
        <w:rPr>
          <w:rFonts w:asciiTheme="minorHAnsi" w:hAnsiTheme="minorHAnsi" w:cstheme="minorHAnsi"/>
          <w:sz w:val="22"/>
          <w:szCs w:val="22"/>
        </w:rPr>
      </w:pPr>
      <w:r w:rsidRPr="007E40D7">
        <w:rPr>
          <w:rFonts w:asciiTheme="minorHAnsi" w:hAnsiTheme="minorHAnsi" w:cstheme="minorHAnsi"/>
          <w:b/>
          <w:bCs/>
          <w:iCs/>
          <w:sz w:val="22"/>
          <w:szCs w:val="22"/>
          <w:bdr w:val="none" w:sz="0" w:space="0" w:color="auto" w:frame="1"/>
        </w:rPr>
        <w:t>Compost</w:t>
      </w:r>
      <w:r w:rsidRPr="007E40D7">
        <w:rPr>
          <w:rFonts w:asciiTheme="minorHAnsi" w:hAnsiTheme="minorHAnsi" w:cstheme="minorHAnsi"/>
          <w:iCs/>
          <w:sz w:val="22"/>
          <w:szCs w:val="22"/>
          <w:bdr w:val="none" w:sz="0" w:space="0" w:color="auto" w:frame="1"/>
        </w:rPr>
        <w:t>: Food scraps, dirty paper containers, paper towels/tissues, plant</w:t>
      </w:r>
      <w:del w:id="0" w:author="Mark McCracken" w:date="2022-03-16T14:54:00Z">
        <w:r w:rsidRPr="007E40D7" w:rsidDel="009C3A64">
          <w:rPr>
            <w:rFonts w:asciiTheme="minorHAnsi" w:hAnsiTheme="minorHAnsi" w:cstheme="minorHAnsi"/>
            <w:iCs/>
            <w:sz w:val="22"/>
            <w:szCs w:val="22"/>
            <w:bdr w:val="none" w:sz="0" w:space="0" w:color="auto" w:frame="1"/>
          </w:rPr>
          <w:delText>s</w:delText>
        </w:r>
      </w:del>
      <w:r w:rsidRPr="007E40D7">
        <w:rPr>
          <w:rFonts w:asciiTheme="minorHAnsi" w:hAnsiTheme="minorHAnsi" w:cstheme="minorHAnsi"/>
          <w:iCs/>
          <w:sz w:val="22"/>
          <w:szCs w:val="22"/>
          <w:bdr w:val="none" w:sz="0" w:space="0" w:color="auto" w:frame="1"/>
        </w:rPr>
        <w:t xml:space="preserve"> material &amp; compostable products.</w:t>
      </w:r>
    </w:p>
    <w:p w14:paraId="32875C5F" w14:textId="02D7DBF8" w:rsidR="00BF4C05" w:rsidRPr="007E40D7" w:rsidRDefault="00BF4C05" w:rsidP="00BF4C05">
      <w:pPr>
        <w:pStyle w:val="xdefault"/>
        <w:shd w:val="clear" w:color="auto" w:fill="FFFFFF"/>
        <w:spacing w:before="0" w:beforeAutospacing="0" w:after="0" w:afterAutospacing="0"/>
        <w:ind w:left="360"/>
        <w:rPr>
          <w:rFonts w:asciiTheme="minorHAnsi" w:hAnsiTheme="minorHAnsi" w:cstheme="minorHAnsi"/>
          <w:sz w:val="22"/>
          <w:szCs w:val="22"/>
        </w:rPr>
      </w:pPr>
      <w:r w:rsidRPr="007E40D7">
        <w:rPr>
          <w:rFonts w:asciiTheme="minorHAnsi" w:hAnsiTheme="minorHAnsi" w:cstheme="minorHAnsi"/>
          <w:b/>
          <w:bCs/>
          <w:iCs/>
          <w:sz w:val="22"/>
          <w:szCs w:val="22"/>
          <w:bdr w:val="none" w:sz="0" w:space="0" w:color="auto" w:frame="1"/>
        </w:rPr>
        <w:t>Landfill</w:t>
      </w:r>
      <w:r w:rsidRPr="007E40D7">
        <w:rPr>
          <w:rFonts w:asciiTheme="minorHAnsi" w:hAnsiTheme="minorHAnsi" w:cstheme="minorHAnsi"/>
          <w:iCs/>
          <w:sz w:val="22"/>
          <w:szCs w:val="22"/>
          <w:bdr w:val="none" w:sz="0" w:space="0" w:color="auto" w:frame="1"/>
        </w:rPr>
        <w:t xml:space="preserve">: Items made together with dis-similar products, </w:t>
      </w:r>
      <w:ins w:id="1" w:author="Mark McCracken" w:date="2022-03-18T10:31:00Z">
        <w:r w:rsidR="001E4A6C">
          <w:rPr>
            <w:rFonts w:asciiTheme="minorHAnsi" w:hAnsiTheme="minorHAnsi" w:cstheme="minorHAnsi"/>
            <w:iCs/>
            <w:sz w:val="22"/>
            <w:szCs w:val="22"/>
            <w:bdr w:val="none" w:sz="0" w:space="0" w:color="auto" w:frame="1"/>
          </w:rPr>
          <w:t xml:space="preserve">small amounts of </w:t>
        </w:r>
      </w:ins>
      <w:r w:rsidRPr="007E40D7">
        <w:rPr>
          <w:rFonts w:asciiTheme="minorHAnsi" w:hAnsiTheme="minorHAnsi" w:cstheme="minorHAnsi"/>
          <w:iCs/>
          <w:sz w:val="22"/>
          <w:szCs w:val="22"/>
          <w:bdr w:val="none" w:sz="0" w:space="0" w:color="auto" w:frame="1"/>
        </w:rPr>
        <w:t>broken glass, mirrors &amp; ceramics, diapers, cat litter, sanitary products, incandescent light bulbs, wood, rubber, biodegradable products.</w:t>
      </w:r>
    </w:p>
    <w:p w14:paraId="196B7F2A" w14:textId="77777777" w:rsidR="00E26FB5" w:rsidRPr="007E40D7" w:rsidRDefault="00E26FB5" w:rsidP="00E26FB5">
      <w:pPr>
        <w:pStyle w:val="xdefault"/>
        <w:shd w:val="clear" w:color="auto" w:fill="FFFFFF"/>
        <w:spacing w:before="0" w:beforeAutospacing="0" w:after="0" w:afterAutospacing="0"/>
        <w:rPr>
          <w:rFonts w:asciiTheme="minorHAnsi" w:hAnsiTheme="minorHAnsi" w:cstheme="minorHAnsi"/>
          <w:iCs/>
          <w:sz w:val="22"/>
          <w:szCs w:val="22"/>
          <w:bdr w:val="none" w:sz="0" w:space="0" w:color="auto" w:frame="1"/>
        </w:rPr>
      </w:pPr>
    </w:p>
    <w:p w14:paraId="0E2FAD21" w14:textId="02E286B2" w:rsidR="00E26FB5" w:rsidRPr="007E40D7" w:rsidRDefault="007E40D7" w:rsidP="00E26FB5">
      <w:pPr>
        <w:pStyle w:val="xdefault"/>
        <w:shd w:val="clear" w:color="auto" w:fill="FFFFFF"/>
        <w:spacing w:before="0" w:beforeAutospacing="0" w:after="0" w:afterAutospacing="0"/>
        <w:rPr>
          <w:rFonts w:asciiTheme="minorHAnsi" w:hAnsiTheme="minorHAnsi" w:cstheme="minorHAnsi"/>
          <w:sz w:val="22"/>
          <w:szCs w:val="22"/>
        </w:rPr>
      </w:pPr>
      <w:r w:rsidRPr="007E40D7">
        <w:rPr>
          <w:rFonts w:asciiTheme="minorHAnsi" w:hAnsiTheme="minorHAnsi" w:cstheme="minorHAnsi"/>
          <w:b/>
          <w:bCs/>
          <w:iCs/>
          <w:sz w:val="22"/>
          <w:szCs w:val="22"/>
          <w:bdr w:val="none" w:sz="0" w:space="0" w:color="auto" w:frame="1"/>
        </w:rPr>
        <w:t>Disposal</w:t>
      </w:r>
      <w:r w:rsidR="00E26FB5" w:rsidRPr="007E40D7">
        <w:rPr>
          <w:rFonts w:asciiTheme="minorHAnsi" w:hAnsiTheme="minorHAnsi" w:cstheme="minorHAnsi"/>
          <w:b/>
          <w:bCs/>
          <w:iCs/>
          <w:sz w:val="22"/>
          <w:szCs w:val="22"/>
          <w:bdr w:val="none" w:sz="0" w:space="0" w:color="auto" w:frame="1"/>
        </w:rPr>
        <w:t xml:space="preserve"> Chute Use</w:t>
      </w:r>
    </w:p>
    <w:p w14:paraId="561171F3" w14:textId="517C4DF8" w:rsidR="00E26FB5" w:rsidRPr="007E40D7" w:rsidRDefault="00E26FB5" w:rsidP="00E26FB5">
      <w:pPr>
        <w:pStyle w:val="xdefault"/>
        <w:shd w:val="clear" w:color="auto" w:fill="FFFFFF"/>
        <w:spacing w:before="0" w:beforeAutospacing="0" w:after="0" w:afterAutospacing="0"/>
        <w:rPr>
          <w:rFonts w:asciiTheme="minorHAnsi" w:hAnsiTheme="minorHAnsi" w:cstheme="minorHAnsi"/>
          <w:iCs/>
          <w:sz w:val="22"/>
          <w:szCs w:val="22"/>
          <w:bdr w:val="none" w:sz="0" w:space="0" w:color="auto" w:frame="1"/>
        </w:rPr>
      </w:pPr>
      <w:r w:rsidRPr="007E40D7">
        <w:rPr>
          <w:rFonts w:asciiTheme="minorHAnsi" w:hAnsiTheme="minorHAnsi" w:cstheme="minorHAnsi"/>
          <w:iCs/>
          <w:sz w:val="22"/>
          <w:szCs w:val="22"/>
          <w:bdr w:val="none" w:sz="0" w:space="0" w:color="auto" w:frame="1"/>
        </w:rPr>
        <w:t xml:space="preserve">Trash, recycle, and </w:t>
      </w:r>
      <w:r w:rsidR="00B05F0A">
        <w:rPr>
          <w:rFonts w:asciiTheme="minorHAnsi" w:hAnsiTheme="minorHAnsi" w:cstheme="minorHAnsi"/>
          <w:iCs/>
          <w:sz w:val="22"/>
          <w:szCs w:val="22"/>
          <w:bdr w:val="none" w:sz="0" w:space="0" w:color="auto" w:frame="1"/>
        </w:rPr>
        <w:t xml:space="preserve">a </w:t>
      </w:r>
      <w:r w:rsidRPr="007E40D7">
        <w:rPr>
          <w:rFonts w:asciiTheme="minorHAnsi" w:hAnsiTheme="minorHAnsi" w:cstheme="minorHAnsi"/>
          <w:iCs/>
          <w:sz w:val="22"/>
          <w:szCs w:val="22"/>
          <w:bdr w:val="none" w:sz="0" w:space="0" w:color="auto" w:frame="1"/>
        </w:rPr>
        <w:t xml:space="preserve">combination compost/landfill </w:t>
      </w:r>
      <w:r w:rsidR="007E40D7" w:rsidRPr="007E40D7">
        <w:rPr>
          <w:rFonts w:asciiTheme="minorHAnsi" w:hAnsiTheme="minorHAnsi" w:cstheme="minorHAnsi"/>
          <w:iCs/>
          <w:sz w:val="22"/>
          <w:szCs w:val="22"/>
          <w:bdr w:val="none" w:sz="0" w:space="0" w:color="auto" w:frame="1"/>
        </w:rPr>
        <w:t xml:space="preserve">chutes </w:t>
      </w:r>
      <w:r w:rsidRPr="007E40D7">
        <w:rPr>
          <w:rFonts w:asciiTheme="minorHAnsi" w:hAnsiTheme="minorHAnsi" w:cstheme="minorHAnsi"/>
          <w:iCs/>
          <w:sz w:val="22"/>
          <w:szCs w:val="22"/>
          <w:bdr w:val="none" w:sz="0" w:space="0" w:color="auto" w:frame="1"/>
        </w:rPr>
        <w:t xml:space="preserve">are accessed from trash rooms on </w:t>
      </w:r>
      <w:r w:rsidR="00B05F0A">
        <w:rPr>
          <w:rFonts w:asciiTheme="minorHAnsi" w:hAnsiTheme="minorHAnsi" w:cstheme="minorHAnsi"/>
          <w:iCs/>
          <w:sz w:val="22"/>
          <w:szCs w:val="22"/>
          <w:bdr w:val="none" w:sz="0" w:space="0" w:color="auto" w:frame="1"/>
        </w:rPr>
        <w:t>your</w:t>
      </w:r>
      <w:r w:rsidRPr="007E40D7">
        <w:rPr>
          <w:rFonts w:asciiTheme="minorHAnsi" w:hAnsiTheme="minorHAnsi" w:cstheme="minorHAnsi"/>
          <w:iCs/>
          <w:sz w:val="22"/>
          <w:szCs w:val="22"/>
          <w:bdr w:val="none" w:sz="0" w:space="0" w:color="auto" w:frame="1"/>
        </w:rPr>
        <w:t xml:space="preserve"> floor.  To operate compost/landfill chute, press either</w:t>
      </w:r>
      <w:r w:rsidR="00B05F0A">
        <w:rPr>
          <w:rFonts w:asciiTheme="minorHAnsi" w:hAnsiTheme="minorHAnsi" w:cstheme="minorHAnsi"/>
          <w:iCs/>
          <w:sz w:val="22"/>
          <w:szCs w:val="22"/>
          <w:bdr w:val="none" w:sz="0" w:space="0" w:color="auto" w:frame="1"/>
        </w:rPr>
        <w:t xml:space="preserve"> the</w:t>
      </w:r>
      <w:r w:rsidRPr="007E40D7">
        <w:rPr>
          <w:rFonts w:asciiTheme="minorHAnsi" w:hAnsiTheme="minorHAnsi" w:cstheme="minorHAnsi"/>
          <w:iCs/>
          <w:sz w:val="22"/>
          <w:szCs w:val="22"/>
          <w:bdr w:val="none" w:sz="0" w:space="0" w:color="auto" w:frame="1"/>
        </w:rPr>
        <w:t xml:space="preserve"> ‘compost’ or ‘trash’ button, wait for indicator light to turn green and door to open. Please separate your refuse items into the appropriate waste stream allowing the chute door to close fully after each use. </w:t>
      </w:r>
    </w:p>
    <w:p w14:paraId="6DEC85E1" w14:textId="77777777" w:rsidR="00E26FB5" w:rsidRPr="007E40D7" w:rsidRDefault="00E26FB5" w:rsidP="00E26FB5">
      <w:pPr>
        <w:pStyle w:val="xdefault"/>
        <w:shd w:val="clear" w:color="auto" w:fill="FFFFFF"/>
        <w:spacing w:before="0" w:beforeAutospacing="0" w:after="0" w:afterAutospacing="0"/>
        <w:rPr>
          <w:rFonts w:asciiTheme="minorHAnsi" w:hAnsiTheme="minorHAnsi" w:cstheme="minorHAnsi"/>
          <w:sz w:val="22"/>
          <w:szCs w:val="22"/>
        </w:rPr>
      </w:pPr>
    </w:p>
    <w:p w14:paraId="11C89F92" w14:textId="4F803644" w:rsidR="00E26FB5" w:rsidRPr="007E40D7" w:rsidRDefault="00E26FB5" w:rsidP="00E26FB5">
      <w:pPr>
        <w:pStyle w:val="xdefault"/>
        <w:shd w:val="clear" w:color="auto" w:fill="FFFFFF"/>
        <w:spacing w:before="0" w:beforeAutospacing="0" w:after="0" w:afterAutospacing="0"/>
        <w:rPr>
          <w:rFonts w:asciiTheme="minorHAnsi" w:hAnsiTheme="minorHAnsi" w:cstheme="minorHAnsi"/>
          <w:sz w:val="22"/>
          <w:szCs w:val="22"/>
        </w:rPr>
      </w:pPr>
      <w:r w:rsidRPr="007E40D7">
        <w:rPr>
          <w:rFonts w:asciiTheme="minorHAnsi" w:hAnsiTheme="minorHAnsi" w:cstheme="minorHAnsi"/>
          <w:iCs/>
          <w:sz w:val="22"/>
          <w:szCs w:val="22"/>
          <w:bdr w:val="none" w:sz="0" w:space="0" w:color="auto" w:frame="1"/>
        </w:rPr>
        <w:t xml:space="preserve">Please report any challenges encountered with the chutes to our Concierge Team for </w:t>
      </w:r>
      <w:r w:rsidR="00B05F0A">
        <w:rPr>
          <w:rFonts w:asciiTheme="minorHAnsi" w:hAnsiTheme="minorHAnsi" w:cstheme="minorHAnsi"/>
          <w:iCs/>
          <w:sz w:val="22"/>
          <w:szCs w:val="22"/>
          <w:bdr w:val="none" w:sz="0" w:space="0" w:color="auto" w:frame="1"/>
        </w:rPr>
        <w:t xml:space="preserve">immediate </w:t>
      </w:r>
      <w:r w:rsidRPr="007E40D7">
        <w:rPr>
          <w:rFonts w:asciiTheme="minorHAnsi" w:hAnsiTheme="minorHAnsi" w:cstheme="minorHAnsi"/>
          <w:iCs/>
          <w:sz w:val="22"/>
          <w:szCs w:val="22"/>
          <w:bdr w:val="none" w:sz="0" w:space="0" w:color="auto" w:frame="1"/>
        </w:rPr>
        <w:t>correction.</w:t>
      </w:r>
    </w:p>
    <w:p w14:paraId="589E5A36" w14:textId="77777777" w:rsidR="00E26FB5" w:rsidRPr="007E40D7" w:rsidRDefault="00E26FB5" w:rsidP="00E26FB5">
      <w:pPr>
        <w:pStyle w:val="xdefault"/>
        <w:shd w:val="clear" w:color="auto" w:fill="FFFFFF"/>
        <w:spacing w:before="0" w:beforeAutospacing="0" w:after="0" w:afterAutospacing="0"/>
        <w:rPr>
          <w:rFonts w:asciiTheme="minorHAnsi" w:hAnsiTheme="minorHAnsi" w:cstheme="minorHAnsi"/>
          <w:sz w:val="22"/>
          <w:szCs w:val="22"/>
        </w:rPr>
      </w:pPr>
      <w:r w:rsidRPr="007E40D7">
        <w:rPr>
          <w:rFonts w:asciiTheme="minorHAnsi" w:hAnsiTheme="minorHAnsi" w:cstheme="minorHAnsi"/>
          <w:iCs/>
          <w:sz w:val="22"/>
          <w:szCs w:val="22"/>
          <w:bdr w:val="none" w:sz="0" w:space="0" w:color="auto" w:frame="1"/>
        </w:rPr>
        <w:t> </w:t>
      </w:r>
    </w:p>
    <w:p w14:paraId="4DF7AFF8" w14:textId="5B9E0991" w:rsidR="00E26FB5" w:rsidRPr="007E40D7" w:rsidRDefault="00B05F0A" w:rsidP="00E26FB5">
      <w:pPr>
        <w:pStyle w:val="xdefault"/>
        <w:shd w:val="clear" w:color="auto" w:fill="FFFFFF"/>
        <w:spacing w:before="0" w:beforeAutospacing="0" w:after="0" w:afterAutospacing="0"/>
        <w:rPr>
          <w:rFonts w:asciiTheme="minorHAnsi" w:hAnsiTheme="minorHAnsi" w:cstheme="minorHAnsi"/>
          <w:sz w:val="22"/>
          <w:szCs w:val="22"/>
        </w:rPr>
      </w:pPr>
      <w:r>
        <w:rPr>
          <w:rFonts w:asciiTheme="minorHAnsi" w:hAnsiTheme="minorHAnsi" w:cstheme="minorHAnsi"/>
          <w:iCs/>
          <w:sz w:val="22"/>
          <w:szCs w:val="22"/>
          <w:bdr w:val="none" w:sz="0" w:space="0" w:color="auto" w:frame="1"/>
        </w:rPr>
        <w:t>To</w:t>
      </w:r>
      <w:r w:rsidR="00E26FB5" w:rsidRPr="007E40D7">
        <w:rPr>
          <w:rFonts w:asciiTheme="minorHAnsi" w:hAnsiTheme="minorHAnsi" w:cstheme="minorHAnsi"/>
          <w:iCs/>
          <w:sz w:val="22"/>
          <w:szCs w:val="22"/>
          <w:bdr w:val="none" w:sz="0" w:space="0" w:color="auto" w:frame="1"/>
        </w:rPr>
        <w:t xml:space="preserve"> dispose of any large glass bottles/items and small e-waste items (small electronics, batteries, light bulbs, etc.)</w:t>
      </w:r>
      <w:r>
        <w:rPr>
          <w:rFonts w:asciiTheme="minorHAnsi" w:hAnsiTheme="minorHAnsi" w:cstheme="minorHAnsi"/>
          <w:iCs/>
          <w:sz w:val="22"/>
          <w:szCs w:val="22"/>
          <w:bdr w:val="none" w:sz="0" w:space="0" w:color="auto" w:frame="1"/>
        </w:rPr>
        <w:t>, please use</w:t>
      </w:r>
      <w:r w:rsidR="00E26FB5" w:rsidRPr="007E40D7">
        <w:rPr>
          <w:rFonts w:asciiTheme="minorHAnsi" w:hAnsiTheme="minorHAnsi" w:cstheme="minorHAnsi"/>
          <w:iCs/>
          <w:sz w:val="22"/>
          <w:szCs w:val="22"/>
          <w:bdr w:val="none" w:sz="0" w:space="0" w:color="auto" w:frame="1"/>
        </w:rPr>
        <w:t xml:space="preserve"> the blue bins located in the trash rooms and marked accordingly.</w:t>
      </w:r>
    </w:p>
    <w:p w14:paraId="32269B94" w14:textId="77777777" w:rsidR="00E26FB5" w:rsidRPr="007E40D7" w:rsidRDefault="00E26FB5" w:rsidP="00E26FB5">
      <w:pPr>
        <w:pStyle w:val="xdefault"/>
        <w:shd w:val="clear" w:color="auto" w:fill="FFFFFF"/>
        <w:spacing w:before="0" w:beforeAutospacing="0" w:after="0" w:afterAutospacing="0"/>
        <w:rPr>
          <w:rFonts w:asciiTheme="minorHAnsi" w:hAnsiTheme="minorHAnsi" w:cstheme="minorHAnsi"/>
          <w:sz w:val="22"/>
          <w:szCs w:val="22"/>
        </w:rPr>
      </w:pPr>
      <w:r w:rsidRPr="007E40D7">
        <w:rPr>
          <w:rFonts w:asciiTheme="minorHAnsi" w:hAnsiTheme="minorHAnsi" w:cstheme="minorHAnsi"/>
          <w:iCs/>
          <w:sz w:val="22"/>
          <w:szCs w:val="22"/>
          <w:bdr w:val="none" w:sz="0" w:space="0" w:color="auto" w:frame="1"/>
        </w:rPr>
        <w:t> </w:t>
      </w:r>
    </w:p>
    <w:p w14:paraId="0E2B587B" w14:textId="780E16CB" w:rsidR="00E26FB5" w:rsidRPr="007E40D7" w:rsidRDefault="00B05F0A" w:rsidP="00E26FB5">
      <w:pPr>
        <w:pStyle w:val="xdefault"/>
        <w:shd w:val="clear" w:color="auto" w:fill="FFFFFF"/>
        <w:spacing w:before="0" w:beforeAutospacing="0" w:after="0" w:afterAutospacing="0"/>
        <w:rPr>
          <w:rFonts w:asciiTheme="minorHAnsi" w:hAnsiTheme="minorHAnsi" w:cstheme="minorHAnsi"/>
          <w:sz w:val="22"/>
          <w:szCs w:val="22"/>
        </w:rPr>
      </w:pPr>
      <w:r>
        <w:rPr>
          <w:rFonts w:asciiTheme="minorHAnsi" w:hAnsiTheme="minorHAnsi" w:cstheme="minorHAnsi"/>
          <w:iCs/>
          <w:sz w:val="22"/>
          <w:szCs w:val="22"/>
          <w:bdr w:val="none" w:sz="0" w:space="0" w:color="auto" w:frame="1"/>
        </w:rPr>
        <w:t>If you have</w:t>
      </w:r>
      <w:r w:rsidR="0097629F">
        <w:rPr>
          <w:rFonts w:asciiTheme="minorHAnsi" w:hAnsiTheme="minorHAnsi" w:cstheme="minorHAnsi"/>
          <w:iCs/>
          <w:sz w:val="22"/>
          <w:szCs w:val="22"/>
          <w:bdr w:val="none" w:sz="0" w:space="0" w:color="auto" w:frame="1"/>
        </w:rPr>
        <w:t xml:space="preserve"> the following</w:t>
      </w:r>
      <w:r>
        <w:rPr>
          <w:rFonts w:asciiTheme="minorHAnsi" w:hAnsiTheme="minorHAnsi" w:cstheme="minorHAnsi"/>
          <w:iCs/>
          <w:sz w:val="22"/>
          <w:szCs w:val="22"/>
          <w:bdr w:val="none" w:sz="0" w:space="0" w:color="auto" w:frame="1"/>
        </w:rPr>
        <w:t xml:space="preserve"> items for disposal</w:t>
      </w:r>
      <w:r w:rsidR="0097629F">
        <w:rPr>
          <w:rFonts w:asciiTheme="minorHAnsi" w:hAnsiTheme="minorHAnsi" w:cstheme="minorHAnsi"/>
          <w:iCs/>
          <w:sz w:val="22"/>
          <w:szCs w:val="22"/>
          <w:bdr w:val="none" w:sz="0" w:space="0" w:color="auto" w:frame="1"/>
        </w:rPr>
        <w:t>, p</w:t>
      </w:r>
      <w:r w:rsidR="00E26FB5" w:rsidRPr="007E40D7">
        <w:rPr>
          <w:rFonts w:asciiTheme="minorHAnsi" w:hAnsiTheme="minorHAnsi" w:cstheme="minorHAnsi"/>
          <w:iCs/>
          <w:sz w:val="22"/>
          <w:szCs w:val="22"/>
          <w:bdr w:val="none" w:sz="0" w:space="0" w:color="auto" w:frame="1"/>
        </w:rPr>
        <w:t xml:space="preserve">lease reach out to the concierge team for assistance </w:t>
      </w:r>
      <w:r w:rsidR="0097629F">
        <w:rPr>
          <w:rFonts w:asciiTheme="minorHAnsi" w:hAnsiTheme="minorHAnsi" w:cstheme="minorHAnsi"/>
          <w:iCs/>
          <w:sz w:val="22"/>
          <w:szCs w:val="22"/>
          <w:bdr w:val="none" w:sz="0" w:space="0" w:color="auto" w:frame="1"/>
        </w:rPr>
        <w:t>as</w:t>
      </w:r>
      <w:r w:rsidR="00E26FB5" w:rsidRPr="007E40D7">
        <w:rPr>
          <w:rFonts w:asciiTheme="minorHAnsi" w:hAnsiTheme="minorHAnsi" w:cstheme="minorHAnsi"/>
          <w:iCs/>
          <w:sz w:val="22"/>
          <w:szCs w:val="22"/>
          <w:bdr w:val="none" w:sz="0" w:space="0" w:color="auto" w:frame="1"/>
        </w:rPr>
        <w:t xml:space="preserve"> th</w:t>
      </w:r>
      <w:r w:rsidR="0097629F">
        <w:rPr>
          <w:rFonts w:asciiTheme="minorHAnsi" w:hAnsiTheme="minorHAnsi" w:cstheme="minorHAnsi"/>
          <w:iCs/>
          <w:sz w:val="22"/>
          <w:szCs w:val="22"/>
          <w:bdr w:val="none" w:sz="0" w:space="0" w:color="auto" w:frame="1"/>
        </w:rPr>
        <w:t>ese</w:t>
      </w:r>
      <w:r w:rsidR="00E26FB5" w:rsidRPr="007E40D7">
        <w:rPr>
          <w:rFonts w:asciiTheme="minorHAnsi" w:hAnsiTheme="minorHAnsi" w:cstheme="minorHAnsi"/>
          <w:iCs/>
          <w:sz w:val="22"/>
          <w:szCs w:val="22"/>
          <w:bdr w:val="none" w:sz="0" w:space="0" w:color="auto" w:frame="1"/>
        </w:rPr>
        <w:t xml:space="preserve"> </w:t>
      </w:r>
      <w:del w:id="2" w:author="Mark McCracken" w:date="2022-03-16T15:02:00Z">
        <w:r w:rsidR="00E26FB5" w:rsidRPr="007E40D7" w:rsidDel="00E34DEE">
          <w:rPr>
            <w:rFonts w:asciiTheme="minorHAnsi" w:hAnsiTheme="minorHAnsi" w:cstheme="minorHAnsi"/>
            <w:iCs/>
            <w:sz w:val="22"/>
            <w:szCs w:val="22"/>
            <w:bdr w:val="none" w:sz="0" w:space="0" w:color="auto" w:frame="1"/>
          </w:rPr>
          <w:delText>are</w:delText>
        </w:r>
        <w:r w:rsidR="0097629F" w:rsidDel="00E34DEE">
          <w:rPr>
            <w:rFonts w:asciiTheme="minorHAnsi" w:hAnsiTheme="minorHAnsi" w:cstheme="minorHAnsi"/>
            <w:iCs/>
            <w:sz w:val="22"/>
            <w:szCs w:val="22"/>
            <w:bdr w:val="none" w:sz="0" w:space="0" w:color="auto" w:frame="1"/>
          </w:rPr>
          <w:delText xml:space="preserve"> needing</w:delText>
        </w:r>
      </w:del>
      <w:ins w:id="3" w:author="Mark McCracken" w:date="2022-03-16T15:02:00Z">
        <w:r w:rsidR="00E34DEE">
          <w:rPr>
            <w:rFonts w:asciiTheme="minorHAnsi" w:hAnsiTheme="minorHAnsi" w:cstheme="minorHAnsi"/>
            <w:iCs/>
            <w:sz w:val="22"/>
            <w:szCs w:val="22"/>
            <w:bdr w:val="none" w:sz="0" w:space="0" w:color="auto" w:frame="1"/>
          </w:rPr>
          <w:t>require</w:t>
        </w:r>
      </w:ins>
      <w:r w:rsidR="0097629F">
        <w:rPr>
          <w:rFonts w:asciiTheme="minorHAnsi" w:hAnsiTheme="minorHAnsi" w:cstheme="minorHAnsi"/>
          <w:iCs/>
          <w:sz w:val="22"/>
          <w:szCs w:val="22"/>
          <w:bdr w:val="none" w:sz="0" w:space="0" w:color="auto" w:frame="1"/>
        </w:rPr>
        <w:t xml:space="preserve"> special disposal</w:t>
      </w:r>
      <w:r w:rsidR="00E26FB5" w:rsidRPr="007E40D7">
        <w:rPr>
          <w:rFonts w:asciiTheme="minorHAnsi" w:hAnsiTheme="minorHAnsi" w:cstheme="minorHAnsi"/>
          <w:iCs/>
          <w:sz w:val="22"/>
          <w:szCs w:val="22"/>
          <w:bdr w:val="none" w:sz="0" w:space="0" w:color="auto" w:frame="1"/>
        </w:rPr>
        <w:t>:</w:t>
      </w:r>
    </w:p>
    <w:p w14:paraId="2FEE26C0" w14:textId="77777777" w:rsidR="00E26FB5" w:rsidRPr="007E40D7" w:rsidRDefault="00E26FB5" w:rsidP="00E26FB5">
      <w:pPr>
        <w:pStyle w:val="xdefault"/>
        <w:shd w:val="clear" w:color="auto" w:fill="FFFFFF"/>
        <w:spacing w:before="0" w:beforeAutospacing="0" w:after="0" w:afterAutospacing="0"/>
        <w:ind w:left="360"/>
        <w:rPr>
          <w:rFonts w:asciiTheme="minorHAnsi" w:hAnsiTheme="minorHAnsi" w:cstheme="minorHAnsi"/>
          <w:sz w:val="22"/>
          <w:szCs w:val="22"/>
        </w:rPr>
      </w:pPr>
      <w:r w:rsidRPr="007E40D7">
        <w:rPr>
          <w:rFonts w:asciiTheme="minorHAnsi" w:hAnsiTheme="minorHAnsi" w:cstheme="minorHAnsi"/>
          <w:b/>
          <w:bCs/>
          <w:iCs/>
          <w:sz w:val="22"/>
          <w:szCs w:val="22"/>
          <w:bdr w:val="none" w:sz="0" w:space="0" w:color="auto" w:frame="1"/>
        </w:rPr>
        <w:t>Large E-waste items</w:t>
      </w:r>
      <w:r w:rsidRPr="007E40D7">
        <w:rPr>
          <w:rFonts w:asciiTheme="minorHAnsi" w:hAnsiTheme="minorHAnsi" w:cstheme="minorHAnsi"/>
          <w:iCs/>
          <w:sz w:val="22"/>
          <w:szCs w:val="22"/>
          <w:bdr w:val="none" w:sz="0" w:space="0" w:color="auto" w:frame="1"/>
        </w:rPr>
        <w:t xml:space="preserve">: </w:t>
      </w:r>
      <w:proofErr w:type="gramStart"/>
      <w:r w:rsidRPr="007E40D7">
        <w:rPr>
          <w:rFonts w:asciiTheme="minorHAnsi" w:hAnsiTheme="minorHAnsi" w:cstheme="minorHAnsi"/>
          <w:iCs/>
          <w:sz w:val="22"/>
          <w:szCs w:val="22"/>
          <w:bdr w:val="none" w:sz="0" w:space="0" w:color="auto" w:frame="1"/>
        </w:rPr>
        <w:t>Large</w:t>
      </w:r>
      <w:proofErr w:type="gramEnd"/>
      <w:r w:rsidRPr="007E40D7">
        <w:rPr>
          <w:rFonts w:asciiTheme="minorHAnsi" w:hAnsiTheme="minorHAnsi" w:cstheme="minorHAnsi"/>
          <w:iCs/>
          <w:sz w:val="22"/>
          <w:szCs w:val="22"/>
          <w:bdr w:val="none" w:sz="0" w:space="0" w:color="auto" w:frame="1"/>
        </w:rPr>
        <w:t xml:space="preserve"> electronics, fluorescent light bulbs.</w:t>
      </w:r>
    </w:p>
    <w:p w14:paraId="5E5152D7" w14:textId="0D6DF966" w:rsidR="00E26FB5" w:rsidRDefault="00E26FB5" w:rsidP="00E26FB5">
      <w:pPr>
        <w:pStyle w:val="xdefault"/>
        <w:shd w:val="clear" w:color="auto" w:fill="FFFFFF"/>
        <w:spacing w:before="0" w:beforeAutospacing="0" w:after="0" w:afterAutospacing="0"/>
        <w:ind w:left="360"/>
        <w:rPr>
          <w:ins w:id="4" w:author="Mark McCracken" w:date="2022-03-16T15:00:00Z"/>
          <w:rFonts w:asciiTheme="minorHAnsi" w:hAnsiTheme="minorHAnsi" w:cstheme="minorHAnsi"/>
          <w:iCs/>
          <w:sz w:val="22"/>
          <w:szCs w:val="22"/>
          <w:bdr w:val="none" w:sz="0" w:space="0" w:color="auto" w:frame="1"/>
        </w:rPr>
      </w:pPr>
      <w:r w:rsidRPr="007E40D7">
        <w:rPr>
          <w:rFonts w:asciiTheme="minorHAnsi" w:hAnsiTheme="minorHAnsi" w:cstheme="minorHAnsi"/>
          <w:b/>
          <w:bCs/>
          <w:iCs/>
          <w:sz w:val="22"/>
          <w:szCs w:val="22"/>
          <w:bdr w:val="none" w:sz="0" w:space="0" w:color="auto" w:frame="1"/>
        </w:rPr>
        <w:t>Hazardous Materials</w:t>
      </w:r>
      <w:r w:rsidRPr="007E40D7">
        <w:rPr>
          <w:rFonts w:asciiTheme="minorHAnsi" w:hAnsiTheme="minorHAnsi" w:cstheme="minorHAnsi"/>
          <w:iCs/>
          <w:sz w:val="22"/>
          <w:szCs w:val="22"/>
          <w:bdr w:val="none" w:sz="0" w:space="0" w:color="auto" w:frame="1"/>
        </w:rPr>
        <w:t>: Biohazardous material, sharps/needles</w:t>
      </w:r>
      <w:ins w:id="5" w:author="Mark McCracken" w:date="2022-03-18T10:32:00Z">
        <w:r w:rsidR="005B2C01">
          <w:rPr>
            <w:rFonts w:asciiTheme="minorHAnsi" w:hAnsiTheme="minorHAnsi" w:cstheme="minorHAnsi"/>
            <w:iCs/>
            <w:sz w:val="22"/>
            <w:szCs w:val="22"/>
            <w:bdr w:val="none" w:sz="0" w:space="0" w:color="auto" w:frame="1"/>
          </w:rPr>
          <w:t>,</w:t>
        </w:r>
      </w:ins>
      <w:r w:rsidRPr="007E40D7">
        <w:rPr>
          <w:rFonts w:asciiTheme="minorHAnsi" w:hAnsiTheme="minorHAnsi" w:cstheme="minorHAnsi"/>
          <w:iCs/>
          <w:sz w:val="22"/>
          <w:szCs w:val="22"/>
          <w:bdr w:val="none" w:sz="0" w:space="0" w:color="auto" w:frame="1"/>
        </w:rPr>
        <w:t xml:space="preserve"> flammable materials, paints, </w:t>
      </w:r>
      <w:proofErr w:type="gramStart"/>
      <w:r w:rsidRPr="007E40D7">
        <w:rPr>
          <w:rFonts w:asciiTheme="minorHAnsi" w:hAnsiTheme="minorHAnsi" w:cstheme="minorHAnsi"/>
          <w:iCs/>
          <w:sz w:val="22"/>
          <w:szCs w:val="22"/>
          <w:bdr w:val="none" w:sz="0" w:space="0" w:color="auto" w:frame="1"/>
        </w:rPr>
        <w:t>solvents</w:t>
      </w:r>
      <w:proofErr w:type="gramEnd"/>
      <w:r w:rsidRPr="007E40D7">
        <w:rPr>
          <w:rFonts w:asciiTheme="minorHAnsi" w:hAnsiTheme="minorHAnsi" w:cstheme="minorHAnsi"/>
          <w:iCs/>
          <w:sz w:val="22"/>
          <w:szCs w:val="22"/>
          <w:bdr w:val="none" w:sz="0" w:space="0" w:color="auto" w:frame="1"/>
        </w:rPr>
        <w:t xml:space="preserve"> and oils.</w:t>
      </w:r>
    </w:p>
    <w:p w14:paraId="624D9D58" w14:textId="05581C49" w:rsidR="00475CF9" w:rsidRPr="007E40D7" w:rsidRDefault="00475CF9" w:rsidP="00E26FB5">
      <w:pPr>
        <w:pStyle w:val="xdefault"/>
        <w:shd w:val="clear" w:color="auto" w:fill="FFFFFF"/>
        <w:spacing w:before="0" w:beforeAutospacing="0" w:after="0" w:afterAutospacing="0"/>
        <w:ind w:left="360"/>
        <w:rPr>
          <w:rFonts w:asciiTheme="minorHAnsi" w:hAnsiTheme="minorHAnsi" w:cstheme="minorHAnsi"/>
          <w:sz w:val="22"/>
          <w:szCs w:val="22"/>
        </w:rPr>
      </w:pPr>
      <w:ins w:id="6" w:author="Mark McCracken" w:date="2022-03-16T15:00:00Z">
        <w:r>
          <w:rPr>
            <w:rFonts w:asciiTheme="minorHAnsi" w:hAnsiTheme="minorHAnsi" w:cstheme="minorHAnsi"/>
            <w:b/>
            <w:bCs/>
            <w:iCs/>
            <w:sz w:val="22"/>
            <w:szCs w:val="22"/>
            <w:bdr w:val="none" w:sz="0" w:space="0" w:color="auto" w:frame="1"/>
          </w:rPr>
          <w:t xml:space="preserve">Any items large or long </w:t>
        </w:r>
      </w:ins>
      <w:ins w:id="7" w:author="Mark McCracken" w:date="2022-03-18T10:32:00Z">
        <w:r w:rsidR="005B2C01">
          <w:rPr>
            <w:rFonts w:asciiTheme="minorHAnsi" w:hAnsiTheme="minorHAnsi" w:cstheme="minorHAnsi"/>
            <w:b/>
            <w:bCs/>
            <w:iCs/>
            <w:sz w:val="22"/>
            <w:szCs w:val="22"/>
            <w:bdr w:val="none" w:sz="0" w:space="0" w:color="auto" w:frame="1"/>
          </w:rPr>
          <w:t>that do not</w:t>
        </w:r>
      </w:ins>
      <w:ins w:id="8" w:author="Mark McCracken" w:date="2022-03-16T15:00:00Z">
        <w:r>
          <w:rPr>
            <w:rFonts w:asciiTheme="minorHAnsi" w:hAnsiTheme="minorHAnsi" w:cstheme="minorHAnsi"/>
            <w:b/>
            <w:bCs/>
            <w:iCs/>
            <w:sz w:val="22"/>
            <w:szCs w:val="22"/>
            <w:bdr w:val="none" w:sz="0" w:space="0" w:color="auto" w:frame="1"/>
          </w:rPr>
          <w:t xml:space="preserve"> fit easily through the trash chute door</w:t>
        </w:r>
      </w:ins>
      <w:ins w:id="9" w:author="Mark McCracken" w:date="2022-03-16T15:01:00Z">
        <w:r w:rsidR="00E34DEE">
          <w:rPr>
            <w:rFonts w:asciiTheme="minorHAnsi" w:hAnsiTheme="minorHAnsi" w:cstheme="minorHAnsi"/>
            <w:sz w:val="22"/>
            <w:szCs w:val="22"/>
          </w:rPr>
          <w:t>.  Larger items can cause the chute</w:t>
        </w:r>
      </w:ins>
      <w:ins w:id="10" w:author="Mark McCracken" w:date="2022-03-16T15:02:00Z">
        <w:r w:rsidR="00E34DEE">
          <w:rPr>
            <w:rFonts w:asciiTheme="minorHAnsi" w:hAnsiTheme="minorHAnsi" w:cstheme="minorHAnsi"/>
            <w:sz w:val="22"/>
            <w:szCs w:val="22"/>
          </w:rPr>
          <w:t>s to become jammed.</w:t>
        </w:r>
      </w:ins>
    </w:p>
    <w:p w14:paraId="0DEF76D1" w14:textId="77777777" w:rsidR="00BF4C05" w:rsidRPr="007E40D7" w:rsidRDefault="00BF4C05" w:rsidP="00BF4C05">
      <w:pPr>
        <w:pStyle w:val="xdefault"/>
        <w:shd w:val="clear" w:color="auto" w:fill="FFFFFF"/>
        <w:spacing w:before="0" w:beforeAutospacing="0" w:after="0" w:afterAutospacing="0"/>
        <w:rPr>
          <w:rFonts w:asciiTheme="minorHAnsi" w:hAnsiTheme="minorHAnsi" w:cstheme="minorHAnsi"/>
          <w:sz w:val="22"/>
          <w:szCs w:val="22"/>
        </w:rPr>
      </w:pPr>
    </w:p>
    <w:p w14:paraId="36ADDC49" w14:textId="77777777" w:rsidR="00BF4C05" w:rsidRPr="007E40D7" w:rsidRDefault="00BF4C05" w:rsidP="00BF4C05">
      <w:pPr>
        <w:pStyle w:val="xdefault"/>
        <w:shd w:val="clear" w:color="auto" w:fill="FFFFFF"/>
        <w:spacing w:before="0" w:beforeAutospacing="0" w:after="0" w:afterAutospacing="0"/>
        <w:rPr>
          <w:rFonts w:asciiTheme="minorHAnsi" w:hAnsiTheme="minorHAnsi" w:cstheme="minorHAnsi"/>
          <w:sz w:val="22"/>
          <w:szCs w:val="22"/>
        </w:rPr>
      </w:pPr>
      <w:r w:rsidRPr="007E40D7">
        <w:rPr>
          <w:rFonts w:asciiTheme="minorHAnsi" w:hAnsiTheme="minorHAnsi" w:cstheme="minorHAnsi"/>
          <w:b/>
          <w:bCs/>
          <w:iCs/>
          <w:sz w:val="22"/>
          <w:szCs w:val="22"/>
          <w:bdr w:val="none" w:sz="0" w:space="0" w:color="auto" w:frame="1"/>
        </w:rPr>
        <w:t>Potential for Fines</w:t>
      </w:r>
    </w:p>
    <w:p w14:paraId="46E8A460" w14:textId="36B166AF" w:rsidR="00BF4C05" w:rsidRPr="007E40D7" w:rsidRDefault="00BF4C05" w:rsidP="00BF4C05">
      <w:pPr>
        <w:pStyle w:val="xdefault"/>
        <w:shd w:val="clear" w:color="auto" w:fill="FFFFFF"/>
        <w:spacing w:before="0" w:beforeAutospacing="0" w:after="0" w:afterAutospacing="0"/>
        <w:rPr>
          <w:rFonts w:asciiTheme="minorHAnsi" w:hAnsiTheme="minorHAnsi" w:cstheme="minorHAnsi"/>
          <w:sz w:val="22"/>
          <w:szCs w:val="22"/>
        </w:rPr>
      </w:pPr>
      <w:r w:rsidRPr="007E40D7">
        <w:rPr>
          <w:rFonts w:asciiTheme="minorHAnsi" w:hAnsiTheme="minorHAnsi" w:cstheme="minorHAnsi"/>
          <w:iCs/>
          <w:sz w:val="22"/>
          <w:szCs w:val="22"/>
          <w:bdr w:val="none" w:sz="0" w:space="0" w:color="auto" w:frame="1"/>
        </w:rPr>
        <w:t xml:space="preserve">The </w:t>
      </w:r>
      <w:proofErr w:type="gramStart"/>
      <w:r w:rsidRPr="007E40D7">
        <w:rPr>
          <w:rFonts w:asciiTheme="minorHAnsi" w:hAnsiTheme="minorHAnsi" w:cstheme="minorHAnsi"/>
          <w:iCs/>
          <w:sz w:val="22"/>
          <w:szCs w:val="22"/>
          <w:bdr w:val="none" w:sz="0" w:space="0" w:color="auto" w:frame="1"/>
        </w:rPr>
        <w:t>City</w:t>
      </w:r>
      <w:proofErr w:type="gramEnd"/>
      <w:r w:rsidRPr="007E40D7">
        <w:rPr>
          <w:rFonts w:asciiTheme="minorHAnsi" w:hAnsiTheme="minorHAnsi" w:cstheme="minorHAnsi"/>
          <w:iCs/>
          <w:sz w:val="22"/>
          <w:szCs w:val="22"/>
          <w:bdr w:val="none" w:sz="0" w:space="0" w:color="auto" w:frame="1"/>
        </w:rPr>
        <w:t xml:space="preserve"> </w:t>
      </w:r>
      <w:r w:rsidR="007E40D7" w:rsidRPr="007E40D7">
        <w:rPr>
          <w:rFonts w:asciiTheme="minorHAnsi" w:hAnsiTheme="minorHAnsi" w:cstheme="minorHAnsi"/>
          <w:iCs/>
          <w:sz w:val="22"/>
          <w:szCs w:val="22"/>
          <w:bdr w:val="none" w:sz="0" w:space="0" w:color="auto" w:frame="1"/>
        </w:rPr>
        <w:t>can</w:t>
      </w:r>
      <w:r w:rsidRPr="007E40D7">
        <w:rPr>
          <w:rFonts w:asciiTheme="minorHAnsi" w:hAnsiTheme="minorHAnsi" w:cstheme="minorHAnsi"/>
          <w:iCs/>
          <w:sz w:val="22"/>
          <w:szCs w:val="22"/>
          <w:bdr w:val="none" w:sz="0" w:space="0" w:color="auto" w:frame="1"/>
        </w:rPr>
        <w:t xml:space="preserve"> impose heavy fines </w:t>
      </w:r>
      <w:r w:rsidR="007E40D7">
        <w:rPr>
          <w:rFonts w:asciiTheme="minorHAnsi" w:hAnsiTheme="minorHAnsi" w:cstheme="minorHAnsi"/>
          <w:iCs/>
          <w:sz w:val="22"/>
          <w:szCs w:val="22"/>
          <w:bdr w:val="none" w:sz="0" w:space="0" w:color="auto" w:frame="1"/>
        </w:rPr>
        <w:t>if we</w:t>
      </w:r>
      <w:r w:rsidRPr="007E40D7">
        <w:rPr>
          <w:rFonts w:asciiTheme="minorHAnsi" w:hAnsiTheme="minorHAnsi" w:cstheme="minorHAnsi"/>
          <w:iCs/>
          <w:sz w:val="22"/>
          <w:szCs w:val="22"/>
          <w:bdr w:val="none" w:sz="0" w:space="0" w:color="auto" w:frame="1"/>
        </w:rPr>
        <w:t xml:space="preserve"> </w:t>
      </w:r>
      <w:r w:rsidR="00E85052">
        <w:rPr>
          <w:rFonts w:asciiTheme="minorHAnsi" w:hAnsiTheme="minorHAnsi" w:cstheme="minorHAnsi"/>
          <w:iCs/>
          <w:sz w:val="22"/>
          <w:szCs w:val="22"/>
          <w:bdr w:val="none" w:sz="0" w:space="0" w:color="auto" w:frame="1"/>
        </w:rPr>
        <w:t>do not</w:t>
      </w:r>
      <w:r w:rsidRPr="007E40D7">
        <w:rPr>
          <w:rFonts w:asciiTheme="minorHAnsi" w:hAnsiTheme="minorHAnsi" w:cstheme="minorHAnsi"/>
          <w:iCs/>
          <w:sz w:val="22"/>
          <w:szCs w:val="22"/>
          <w:bdr w:val="none" w:sz="0" w:space="0" w:color="auto" w:frame="1"/>
        </w:rPr>
        <w:t xml:space="preserve"> comply with </w:t>
      </w:r>
      <w:r w:rsidR="007E40D7">
        <w:rPr>
          <w:rFonts w:asciiTheme="minorHAnsi" w:hAnsiTheme="minorHAnsi" w:cstheme="minorHAnsi"/>
          <w:iCs/>
          <w:sz w:val="22"/>
          <w:szCs w:val="22"/>
          <w:bdr w:val="none" w:sz="0" w:space="0" w:color="auto" w:frame="1"/>
        </w:rPr>
        <w:t>the</w:t>
      </w:r>
      <w:r w:rsidR="007E40D7" w:rsidRPr="007E40D7">
        <w:rPr>
          <w:rFonts w:asciiTheme="minorHAnsi" w:hAnsiTheme="minorHAnsi" w:cstheme="minorHAnsi"/>
          <w:iCs/>
          <w:sz w:val="22"/>
          <w:szCs w:val="22"/>
          <w:bdr w:val="none" w:sz="0" w:space="0" w:color="auto" w:frame="1"/>
        </w:rPr>
        <w:t xml:space="preserve"> waste disposal mandates</w:t>
      </w:r>
      <w:r w:rsidRPr="007E40D7">
        <w:rPr>
          <w:rFonts w:asciiTheme="minorHAnsi" w:hAnsiTheme="minorHAnsi" w:cstheme="minorHAnsi"/>
          <w:iCs/>
          <w:sz w:val="22"/>
          <w:szCs w:val="22"/>
          <w:bdr w:val="none" w:sz="0" w:space="0" w:color="auto" w:frame="1"/>
        </w:rPr>
        <w:t xml:space="preserve"> and </w:t>
      </w:r>
      <w:ins w:id="11" w:author="Mark McCracken" w:date="2022-03-16T14:55:00Z">
        <w:r w:rsidR="009C3A64">
          <w:rPr>
            <w:rFonts w:asciiTheme="minorHAnsi" w:hAnsiTheme="minorHAnsi" w:cstheme="minorHAnsi"/>
            <w:iCs/>
            <w:sz w:val="22"/>
            <w:szCs w:val="22"/>
            <w:bdr w:val="none" w:sz="0" w:space="0" w:color="auto" w:frame="1"/>
          </w:rPr>
          <w:t xml:space="preserve">they </w:t>
        </w:r>
      </w:ins>
      <w:r w:rsidR="007E40D7">
        <w:rPr>
          <w:rFonts w:asciiTheme="minorHAnsi" w:hAnsiTheme="minorHAnsi" w:cstheme="minorHAnsi"/>
          <w:iCs/>
          <w:sz w:val="22"/>
          <w:szCs w:val="22"/>
          <w:bdr w:val="none" w:sz="0" w:space="0" w:color="auto" w:frame="1"/>
        </w:rPr>
        <w:t xml:space="preserve">do </w:t>
      </w:r>
      <w:r w:rsidRPr="007E40D7">
        <w:rPr>
          <w:rFonts w:asciiTheme="minorHAnsi" w:hAnsiTheme="minorHAnsi" w:cstheme="minorHAnsi"/>
          <w:iCs/>
          <w:sz w:val="22"/>
          <w:szCs w:val="22"/>
          <w:bdr w:val="none" w:sz="0" w:space="0" w:color="auto" w:frame="1"/>
        </w:rPr>
        <w:t xml:space="preserve">conduct </w:t>
      </w:r>
      <w:r w:rsidR="00E85052">
        <w:rPr>
          <w:rFonts w:asciiTheme="minorHAnsi" w:hAnsiTheme="minorHAnsi" w:cstheme="minorHAnsi"/>
          <w:iCs/>
          <w:sz w:val="22"/>
          <w:szCs w:val="22"/>
          <w:bdr w:val="none" w:sz="0" w:space="0" w:color="auto" w:frame="1"/>
        </w:rPr>
        <w:t>spontaneous</w:t>
      </w:r>
      <w:r w:rsidRPr="007E40D7">
        <w:rPr>
          <w:rFonts w:asciiTheme="minorHAnsi" w:hAnsiTheme="minorHAnsi" w:cstheme="minorHAnsi"/>
          <w:iCs/>
          <w:sz w:val="22"/>
          <w:szCs w:val="22"/>
          <w:bdr w:val="none" w:sz="0" w:space="0" w:color="auto" w:frame="1"/>
        </w:rPr>
        <w:t xml:space="preserve"> inspections.</w:t>
      </w:r>
      <w:r w:rsidR="007E40D7" w:rsidRPr="007E40D7">
        <w:rPr>
          <w:rFonts w:asciiTheme="minorHAnsi" w:hAnsiTheme="minorHAnsi" w:cstheme="minorHAnsi"/>
          <w:iCs/>
          <w:sz w:val="22"/>
          <w:szCs w:val="22"/>
          <w:bdr w:val="none" w:sz="0" w:space="0" w:color="auto" w:frame="1"/>
        </w:rPr>
        <w:t xml:space="preserve">  Although we are doing right to improve our footprint, it does have a financial </w:t>
      </w:r>
      <w:r w:rsidR="007E40D7">
        <w:rPr>
          <w:rFonts w:asciiTheme="minorHAnsi" w:hAnsiTheme="minorHAnsi" w:cstheme="minorHAnsi"/>
          <w:iCs/>
          <w:sz w:val="22"/>
          <w:szCs w:val="22"/>
          <w:bdr w:val="none" w:sz="0" w:space="0" w:color="auto" w:frame="1"/>
        </w:rPr>
        <w:t>impact</w:t>
      </w:r>
      <w:r w:rsidR="007E40D7" w:rsidRPr="007E40D7">
        <w:rPr>
          <w:rFonts w:asciiTheme="minorHAnsi" w:hAnsiTheme="minorHAnsi" w:cstheme="minorHAnsi"/>
          <w:iCs/>
          <w:sz w:val="22"/>
          <w:szCs w:val="22"/>
          <w:bdr w:val="none" w:sz="0" w:space="0" w:color="auto" w:frame="1"/>
        </w:rPr>
        <w:t xml:space="preserve"> if we do not work together on this effort</w:t>
      </w:r>
      <w:r w:rsidR="007E40D7">
        <w:rPr>
          <w:rFonts w:asciiTheme="minorHAnsi" w:hAnsiTheme="minorHAnsi" w:cstheme="minorHAnsi"/>
          <w:iCs/>
          <w:sz w:val="22"/>
          <w:szCs w:val="22"/>
          <w:bdr w:val="none" w:sz="0" w:space="0" w:color="auto" w:frame="1"/>
        </w:rPr>
        <w:t>.</w:t>
      </w:r>
    </w:p>
    <w:p w14:paraId="65F6D821" w14:textId="77777777" w:rsidR="00BF4C05" w:rsidRPr="007E40D7" w:rsidRDefault="00BF4C05" w:rsidP="00BF4C05">
      <w:pPr>
        <w:pStyle w:val="xdefault"/>
        <w:shd w:val="clear" w:color="auto" w:fill="FFFFFF"/>
        <w:spacing w:before="0" w:beforeAutospacing="0" w:after="0" w:afterAutospacing="0"/>
        <w:rPr>
          <w:rFonts w:asciiTheme="minorHAnsi" w:hAnsiTheme="minorHAnsi" w:cstheme="minorHAnsi"/>
          <w:sz w:val="22"/>
          <w:szCs w:val="22"/>
        </w:rPr>
      </w:pPr>
      <w:r w:rsidRPr="007E40D7">
        <w:rPr>
          <w:rFonts w:asciiTheme="minorHAnsi" w:hAnsiTheme="minorHAnsi" w:cstheme="minorHAnsi"/>
          <w:iCs/>
          <w:sz w:val="22"/>
          <w:szCs w:val="22"/>
          <w:bdr w:val="none" w:sz="0" w:space="0" w:color="auto" w:frame="1"/>
        </w:rPr>
        <w:t> </w:t>
      </w:r>
    </w:p>
    <w:p w14:paraId="11C62DE4" w14:textId="64391B9F" w:rsidR="00BF4C05" w:rsidRPr="007E40D7" w:rsidRDefault="00BF4C05" w:rsidP="00BF4C05">
      <w:pPr>
        <w:pStyle w:val="xdefault"/>
        <w:shd w:val="clear" w:color="auto" w:fill="FFFFFF"/>
        <w:spacing w:before="0" w:beforeAutospacing="0" w:after="0" w:afterAutospacing="0"/>
        <w:rPr>
          <w:rFonts w:asciiTheme="minorHAnsi" w:hAnsiTheme="minorHAnsi" w:cstheme="minorHAnsi"/>
          <w:sz w:val="22"/>
          <w:szCs w:val="22"/>
        </w:rPr>
      </w:pPr>
      <w:r w:rsidRPr="007E40D7">
        <w:rPr>
          <w:rFonts w:asciiTheme="minorHAnsi" w:hAnsiTheme="minorHAnsi" w:cstheme="minorHAnsi"/>
          <w:iCs/>
          <w:sz w:val="22"/>
          <w:szCs w:val="22"/>
          <w:bdr w:val="none" w:sz="0" w:space="0" w:color="auto" w:frame="1"/>
        </w:rPr>
        <w:t xml:space="preserve">Our Concierge Team can recommend a private </w:t>
      </w:r>
      <w:del w:id="12" w:author="Mark McCracken" w:date="2022-03-18T10:32:00Z">
        <w:r w:rsidRPr="007E40D7" w:rsidDel="005B2C01">
          <w:rPr>
            <w:rFonts w:asciiTheme="minorHAnsi" w:hAnsiTheme="minorHAnsi" w:cstheme="minorHAnsi"/>
            <w:iCs/>
            <w:sz w:val="22"/>
            <w:szCs w:val="22"/>
            <w:bdr w:val="none" w:sz="0" w:space="0" w:color="auto" w:frame="1"/>
          </w:rPr>
          <w:delText xml:space="preserve">junk </w:delText>
        </w:r>
      </w:del>
      <w:ins w:id="13" w:author="Mark McCracken" w:date="2022-03-18T10:32:00Z">
        <w:r w:rsidR="005B2C01">
          <w:rPr>
            <w:rFonts w:asciiTheme="minorHAnsi" w:hAnsiTheme="minorHAnsi" w:cstheme="minorHAnsi"/>
            <w:iCs/>
            <w:sz w:val="22"/>
            <w:szCs w:val="22"/>
            <w:bdr w:val="none" w:sz="0" w:space="0" w:color="auto" w:frame="1"/>
          </w:rPr>
          <w:t>trash</w:t>
        </w:r>
        <w:r w:rsidR="005B2C01" w:rsidRPr="007E40D7">
          <w:rPr>
            <w:rFonts w:asciiTheme="minorHAnsi" w:hAnsiTheme="minorHAnsi" w:cstheme="minorHAnsi"/>
            <w:iCs/>
            <w:sz w:val="22"/>
            <w:szCs w:val="22"/>
            <w:bdr w:val="none" w:sz="0" w:space="0" w:color="auto" w:frame="1"/>
          </w:rPr>
          <w:t xml:space="preserve"> </w:t>
        </w:r>
      </w:ins>
      <w:r w:rsidRPr="007E40D7">
        <w:rPr>
          <w:rFonts w:asciiTheme="minorHAnsi" w:hAnsiTheme="minorHAnsi" w:cstheme="minorHAnsi"/>
          <w:iCs/>
          <w:sz w:val="22"/>
          <w:szCs w:val="22"/>
          <w:bdr w:val="none" w:sz="0" w:space="0" w:color="auto" w:frame="1"/>
        </w:rPr>
        <w:t>removal service should you have the need to dispose of any large items such as furniture, etc.</w:t>
      </w:r>
    </w:p>
    <w:p w14:paraId="7ADB2D56" w14:textId="77777777" w:rsidR="00BF4C05" w:rsidRPr="007E40D7" w:rsidRDefault="00BF4C05" w:rsidP="00BF4C05">
      <w:pPr>
        <w:pStyle w:val="xdefault"/>
        <w:shd w:val="clear" w:color="auto" w:fill="FFFFFF"/>
        <w:spacing w:before="0" w:beforeAutospacing="0" w:after="0" w:afterAutospacing="0"/>
        <w:rPr>
          <w:rFonts w:asciiTheme="minorHAnsi" w:hAnsiTheme="minorHAnsi" w:cstheme="minorHAnsi"/>
          <w:sz w:val="22"/>
          <w:szCs w:val="22"/>
        </w:rPr>
      </w:pPr>
      <w:r w:rsidRPr="007E40D7">
        <w:rPr>
          <w:rFonts w:asciiTheme="minorHAnsi" w:hAnsiTheme="minorHAnsi" w:cstheme="minorHAnsi"/>
          <w:iCs/>
          <w:sz w:val="22"/>
          <w:szCs w:val="22"/>
          <w:bdr w:val="none" w:sz="0" w:space="0" w:color="auto" w:frame="1"/>
        </w:rPr>
        <w:t> </w:t>
      </w:r>
    </w:p>
    <w:p w14:paraId="45672E35" w14:textId="77777777" w:rsidR="00BF4C05" w:rsidRPr="007E40D7" w:rsidRDefault="00BF4C05" w:rsidP="00BF4C05">
      <w:pPr>
        <w:pStyle w:val="xdefault"/>
        <w:shd w:val="clear" w:color="auto" w:fill="FFFFFF"/>
        <w:spacing w:before="0" w:beforeAutospacing="0" w:after="0" w:afterAutospacing="0"/>
        <w:rPr>
          <w:rFonts w:asciiTheme="minorHAnsi" w:hAnsiTheme="minorHAnsi" w:cstheme="minorHAnsi"/>
          <w:sz w:val="22"/>
          <w:szCs w:val="22"/>
        </w:rPr>
      </w:pPr>
      <w:r w:rsidRPr="007E40D7">
        <w:rPr>
          <w:rFonts w:asciiTheme="minorHAnsi" w:hAnsiTheme="minorHAnsi" w:cstheme="minorHAnsi"/>
          <w:iCs/>
          <w:sz w:val="22"/>
          <w:szCs w:val="22"/>
          <w:bdr w:val="none" w:sz="0" w:space="0" w:color="auto" w:frame="1"/>
        </w:rPr>
        <w:t>Thank you very sincerely in advance for helping us to be as green as possible!</w:t>
      </w:r>
    </w:p>
    <w:p w14:paraId="22648BBC" w14:textId="77777777" w:rsidR="00BF4C05" w:rsidRPr="007E40D7" w:rsidRDefault="00BF4C05" w:rsidP="00BF4C05">
      <w:pPr>
        <w:pStyle w:val="xdefault"/>
        <w:shd w:val="clear" w:color="auto" w:fill="FFFFFF"/>
        <w:spacing w:before="0" w:beforeAutospacing="0" w:after="0" w:afterAutospacing="0"/>
        <w:rPr>
          <w:rFonts w:asciiTheme="minorHAnsi" w:hAnsiTheme="minorHAnsi" w:cstheme="minorHAnsi"/>
          <w:sz w:val="22"/>
          <w:szCs w:val="22"/>
        </w:rPr>
      </w:pPr>
      <w:r w:rsidRPr="007E40D7">
        <w:rPr>
          <w:rFonts w:asciiTheme="minorHAnsi" w:hAnsiTheme="minorHAnsi" w:cstheme="minorHAnsi"/>
          <w:iCs/>
          <w:sz w:val="22"/>
          <w:szCs w:val="22"/>
          <w:bdr w:val="none" w:sz="0" w:space="0" w:color="auto" w:frame="1"/>
        </w:rPr>
        <w:t> </w:t>
      </w:r>
    </w:p>
    <w:p w14:paraId="06517508" w14:textId="7166C331" w:rsidR="00BF4C05" w:rsidRDefault="00BF4C05" w:rsidP="00BF4C05">
      <w:pPr>
        <w:pStyle w:val="xdefault"/>
        <w:shd w:val="clear" w:color="auto" w:fill="FFFFFF"/>
        <w:spacing w:before="0" w:beforeAutospacing="0" w:after="0" w:afterAutospacing="0"/>
        <w:rPr>
          <w:rFonts w:asciiTheme="minorHAnsi" w:hAnsiTheme="minorHAnsi" w:cstheme="minorHAnsi"/>
          <w:iCs/>
          <w:sz w:val="22"/>
          <w:szCs w:val="22"/>
          <w:bdr w:val="none" w:sz="0" w:space="0" w:color="auto" w:frame="1"/>
        </w:rPr>
      </w:pPr>
      <w:r w:rsidRPr="007E40D7">
        <w:rPr>
          <w:rFonts w:asciiTheme="minorHAnsi" w:hAnsiTheme="minorHAnsi" w:cstheme="minorHAnsi"/>
          <w:iCs/>
          <w:sz w:val="22"/>
          <w:szCs w:val="22"/>
          <w:bdr w:val="none" w:sz="0" w:space="0" w:color="auto" w:frame="1"/>
        </w:rPr>
        <w:t>Very Sincerely,</w:t>
      </w:r>
    </w:p>
    <w:p w14:paraId="0E5B1408" w14:textId="77777777" w:rsidR="007E40D7" w:rsidRPr="007E40D7" w:rsidRDefault="007E40D7" w:rsidP="00BF4C05">
      <w:pPr>
        <w:pStyle w:val="xdefault"/>
        <w:shd w:val="clear" w:color="auto" w:fill="FFFFFF"/>
        <w:spacing w:before="0" w:beforeAutospacing="0" w:after="0" w:afterAutospacing="0"/>
        <w:rPr>
          <w:rFonts w:asciiTheme="minorHAnsi" w:hAnsiTheme="minorHAnsi" w:cstheme="minorHAnsi"/>
          <w:sz w:val="22"/>
          <w:szCs w:val="22"/>
        </w:rPr>
      </w:pPr>
    </w:p>
    <w:p w14:paraId="7E035D30" w14:textId="0100C5ED" w:rsidR="00BF4C05" w:rsidRPr="007E40D7" w:rsidRDefault="007E40D7">
      <w:pPr>
        <w:rPr>
          <w:rFonts w:cstheme="minorHAnsi"/>
        </w:rPr>
      </w:pPr>
      <w:r w:rsidRPr="007E40D7">
        <w:rPr>
          <w:rFonts w:cstheme="minorHAnsi"/>
        </w:rPr>
        <w:t>Four Seasons Green Team</w:t>
      </w:r>
    </w:p>
    <w:sectPr w:rsidR="00BF4C05" w:rsidRPr="007E40D7" w:rsidSect="002C24EF">
      <w:head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F95B2C" w14:textId="77777777" w:rsidR="008B504B" w:rsidRDefault="008B504B" w:rsidP="008B504B">
      <w:pPr>
        <w:spacing w:after="0" w:line="240" w:lineRule="auto"/>
      </w:pPr>
      <w:r>
        <w:separator/>
      </w:r>
    </w:p>
  </w:endnote>
  <w:endnote w:type="continuationSeparator" w:id="0">
    <w:p w14:paraId="5E5BCDCB" w14:textId="77777777" w:rsidR="008B504B" w:rsidRDefault="008B504B" w:rsidP="008B50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C12912" w14:textId="77777777" w:rsidR="008B504B" w:rsidRDefault="008B504B" w:rsidP="008B504B">
      <w:pPr>
        <w:spacing w:after="0" w:line="240" w:lineRule="auto"/>
      </w:pPr>
      <w:r>
        <w:separator/>
      </w:r>
    </w:p>
  </w:footnote>
  <w:footnote w:type="continuationSeparator" w:id="0">
    <w:p w14:paraId="223D9AFF" w14:textId="77777777" w:rsidR="008B504B" w:rsidRDefault="008B504B" w:rsidP="008B50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1C7B7" w14:textId="70D7728A" w:rsidR="008B504B" w:rsidRDefault="008B504B" w:rsidP="008B504B">
    <w:pPr>
      <w:pStyle w:val="Header"/>
      <w:jc w:val="center"/>
    </w:pPr>
    <w:r>
      <w:rPr>
        <w:noProof/>
      </w:rPr>
      <w:drawing>
        <wp:inline distT="0" distB="0" distL="0" distR="0" wp14:anchorId="14520D79" wp14:editId="60353902">
          <wp:extent cx="1661431" cy="1057275"/>
          <wp:effectExtent l="0" t="0" r="0" b="0"/>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680330" cy="1069302"/>
                  </a:xfrm>
                  <a:prstGeom prst="rect">
                    <a:avLst/>
                  </a:prstGeom>
                </pic:spPr>
              </pic:pic>
            </a:graphicData>
          </a:graphic>
        </wp:inline>
      </w:drawing>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k McCracken">
    <w15:presenceInfo w15:providerId="AD" w15:userId="S::Mark.McCracken@fourseasons.com::fdd706cc-c938-4d6b-b9f6-a2351b45ce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markup="0" w:comments="0" w:insDel="0" w:formatting="0" w:inkAnnotation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C05"/>
    <w:rsid w:val="001E4A6C"/>
    <w:rsid w:val="00234979"/>
    <w:rsid w:val="002C24EF"/>
    <w:rsid w:val="00321626"/>
    <w:rsid w:val="00365635"/>
    <w:rsid w:val="00475CF9"/>
    <w:rsid w:val="005B2C01"/>
    <w:rsid w:val="0075326C"/>
    <w:rsid w:val="007E40D7"/>
    <w:rsid w:val="008B504B"/>
    <w:rsid w:val="0097629F"/>
    <w:rsid w:val="009C3A64"/>
    <w:rsid w:val="00B05F0A"/>
    <w:rsid w:val="00B0785B"/>
    <w:rsid w:val="00B37A64"/>
    <w:rsid w:val="00BF4C05"/>
    <w:rsid w:val="00E26FB5"/>
    <w:rsid w:val="00E34DEE"/>
    <w:rsid w:val="00E85052"/>
    <w:rsid w:val="00FF7A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E3B8B13"/>
  <w15:chartTrackingRefBased/>
  <w15:docId w15:val="{F2203CE5-4048-4D69-82C6-F3153BD05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default">
    <w:name w:val="x_default"/>
    <w:basedOn w:val="Normal"/>
    <w:rsid w:val="00BF4C05"/>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9C3A64"/>
    <w:pPr>
      <w:spacing w:after="0" w:line="240" w:lineRule="auto"/>
    </w:pPr>
  </w:style>
  <w:style w:type="paragraph" w:styleId="Header">
    <w:name w:val="header"/>
    <w:basedOn w:val="Normal"/>
    <w:link w:val="HeaderChar"/>
    <w:uiPriority w:val="99"/>
    <w:unhideWhenUsed/>
    <w:rsid w:val="008B50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04B"/>
  </w:style>
  <w:style w:type="paragraph" w:styleId="Footer">
    <w:name w:val="footer"/>
    <w:basedOn w:val="Normal"/>
    <w:link w:val="FooterChar"/>
    <w:uiPriority w:val="99"/>
    <w:unhideWhenUsed/>
    <w:rsid w:val="008B50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0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342234">
      <w:bodyDiv w:val="1"/>
      <w:marLeft w:val="0"/>
      <w:marRight w:val="0"/>
      <w:marTop w:val="0"/>
      <w:marBottom w:val="0"/>
      <w:divBdr>
        <w:top w:val="none" w:sz="0" w:space="0" w:color="auto"/>
        <w:left w:val="none" w:sz="0" w:space="0" w:color="auto"/>
        <w:bottom w:val="none" w:sz="0" w:space="0" w:color="auto"/>
        <w:right w:val="none" w:sz="0" w:space="0" w:color="auto"/>
      </w:divBdr>
      <w:divsChild>
        <w:div w:id="136190838">
          <w:marLeft w:val="0"/>
          <w:marRight w:val="0"/>
          <w:marTop w:val="0"/>
          <w:marBottom w:val="0"/>
          <w:divBdr>
            <w:top w:val="none" w:sz="0" w:space="0" w:color="auto"/>
            <w:left w:val="none" w:sz="0" w:space="0" w:color="auto"/>
            <w:bottom w:val="none" w:sz="0" w:space="0" w:color="auto"/>
            <w:right w:val="none" w:sz="0" w:space="0" w:color="auto"/>
          </w:divBdr>
        </w:div>
        <w:div w:id="337000616">
          <w:marLeft w:val="0"/>
          <w:marRight w:val="0"/>
          <w:marTop w:val="0"/>
          <w:marBottom w:val="0"/>
          <w:divBdr>
            <w:top w:val="none" w:sz="0" w:space="0" w:color="auto"/>
            <w:left w:val="none" w:sz="0" w:space="0" w:color="auto"/>
            <w:bottom w:val="none" w:sz="0" w:space="0" w:color="auto"/>
            <w:right w:val="none" w:sz="0" w:space="0" w:color="auto"/>
          </w:divBdr>
        </w:div>
      </w:divsChild>
    </w:div>
    <w:div w:id="614945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people" Target="people.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0047CC794813E498F4E0E4373AD9880" ma:contentTypeVersion="14" ma:contentTypeDescription="Create a new document." ma:contentTypeScope="" ma:versionID="1a79516fa2aaf447a3f17ee2743d180d">
  <xsd:schema xmlns:xsd="http://www.w3.org/2001/XMLSchema" xmlns:xs="http://www.w3.org/2001/XMLSchema" xmlns:p="http://schemas.microsoft.com/office/2006/metadata/properties" xmlns:ns3="77842aba-bda6-4832-96cd-e75cb5324294" xmlns:ns4="ed2f2222-2bff-489f-89bb-9539c67e7b9c" targetNamespace="http://schemas.microsoft.com/office/2006/metadata/properties" ma:root="true" ma:fieldsID="ddd4cfaa7dcf524a87c26a222b86785f" ns3:_="" ns4:_="">
    <xsd:import namespace="77842aba-bda6-4832-96cd-e75cb5324294"/>
    <xsd:import namespace="ed2f2222-2bff-489f-89bb-9539c67e7b9c"/>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OCR" minOccurs="0"/>
                <xsd:element ref="ns3:MediaServiceAutoKeyPoints" minOccurs="0"/>
                <xsd:element ref="ns3:MediaServiceKeyPoints"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842aba-bda6-4832-96cd-e75cb53242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2f2222-2bff-489f-89bb-9539c67e7b9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D4D7D7-6FEF-4448-85C1-85BFB05B170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BA664FC-60CA-4CE0-A2EF-3CFB0E82860D}">
  <ds:schemaRefs>
    <ds:schemaRef ds:uri="http://schemas.microsoft.com/sharepoint/v3/contenttype/forms"/>
  </ds:schemaRefs>
</ds:datastoreItem>
</file>

<file path=customXml/itemProps3.xml><?xml version="1.0" encoding="utf-8"?>
<ds:datastoreItem xmlns:ds="http://schemas.openxmlformats.org/officeDocument/2006/customXml" ds:itemID="{0B96BEA6-D417-4EE2-B25E-E2B302B8E1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842aba-bda6-4832-96cd-e75cb5324294"/>
    <ds:schemaRef ds:uri="ed2f2222-2bff-489f-89bb-9539c67e7b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376</Words>
  <Characters>2149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Hoffman</dc:creator>
  <cp:keywords/>
  <dc:description/>
  <cp:lastModifiedBy>Mark McCracken</cp:lastModifiedBy>
  <cp:revision>2</cp:revision>
  <cp:lastPrinted>2022-03-16T14:48:00Z</cp:lastPrinted>
  <dcterms:created xsi:type="dcterms:W3CDTF">2022-03-24T00:38:00Z</dcterms:created>
  <dcterms:modified xsi:type="dcterms:W3CDTF">2022-03-24T00:38:00Z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0x010100E0047CC794813E498F4E0E4373AD9880</vt:lpwstr>
  </property>
</Properties>
</file>